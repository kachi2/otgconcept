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48B656" w14:textId="3D42DF1E" w:rsidR="44D046E2" w:rsidRDefault="376FC765" w:rsidP="431E662F">
      <w:pPr>
        <w:rPr>
          <w:color w:val="E59EDC" w:themeColor="accent5" w:themeTint="66"/>
        </w:rPr>
      </w:pPr>
      <w:r>
        <w:t>BIOTECHNOLOGY PERSONAL STATEMENT</w:t>
      </w:r>
    </w:p>
    <w:p w14:paraId="615B882C" w14:textId="6D1B18CE" w:rsidR="44D046E2" w:rsidRDefault="44D046E2" w:rsidP="3F301CB4">
      <w:pPr>
        <w:rPr>
          <w:color w:val="E59EDC" w:themeColor="accent5" w:themeTint="66"/>
        </w:rPr>
      </w:pPr>
      <w:r>
        <w:t xml:space="preserve">I like to say my fascination in science stemmed from me peering over an old bench to take a glance at the microbes through the lens of </w:t>
      </w:r>
      <w:r w:rsidR="0C01FA58">
        <w:t xml:space="preserve">a </w:t>
      </w:r>
      <w:r w:rsidR="004EB888">
        <w:t xml:space="preserve">dusty old </w:t>
      </w:r>
      <w:r w:rsidR="0C01FA58">
        <w:t xml:space="preserve">microscope in </w:t>
      </w:r>
      <w:r w:rsidR="7BAAF8ED">
        <w:t>Y</w:t>
      </w:r>
      <w:r w:rsidR="0C01FA58">
        <w:t xml:space="preserve">ear 3. </w:t>
      </w:r>
      <w:r w:rsidR="114ED68B">
        <w:t>T</w:t>
      </w:r>
      <w:r w:rsidR="77891A96">
        <w:t xml:space="preserve">he fact that life </w:t>
      </w:r>
      <w:r w:rsidR="21064659">
        <w:t>existed in the tiniest things made me question the existence and manner of everything</w:t>
      </w:r>
      <w:r w:rsidR="1D9F8CE8">
        <w:t xml:space="preserve">; </w:t>
      </w:r>
      <w:r w:rsidR="294C2109">
        <w:t>t</w:t>
      </w:r>
      <w:r w:rsidR="733957F3">
        <w:t xml:space="preserve">he origins of life. Growing up in </w:t>
      </w:r>
      <w:r w:rsidR="52C4D24E">
        <w:t>Nigeria</w:t>
      </w:r>
      <w:r w:rsidR="733957F3">
        <w:t xml:space="preserve">, </w:t>
      </w:r>
      <w:r w:rsidR="1AFFE34F">
        <w:t>I</w:t>
      </w:r>
      <w:r w:rsidR="733957F3">
        <w:t xml:space="preserve"> was exposed to how crippling </w:t>
      </w:r>
      <w:r w:rsidR="02143BF2">
        <w:t xml:space="preserve">our healthcare was. </w:t>
      </w:r>
      <w:r w:rsidR="2CC895F4">
        <w:t xml:space="preserve">I had to grow with losing family members due to the unavailability of </w:t>
      </w:r>
      <w:r w:rsidR="100DCC87">
        <w:t>proper healthcare equipment</w:t>
      </w:r>
      <w:r w:rsidR="48A15896">
        <w:t xml:space="preserve"> and </w:t>
      </w:r>
      <w:r w:rsidR="207CA114">
        <w:t>I</w:t>
      </w:r>
      <w:r w:rsidR="48A15896">
        <w:t xml:space="preserve"> n</w:t>
      </w:r>
      <w:r w:rsidR="0908FBC3">
        <w:t>otic</w:t>
      </w:r>
      <w:r w:rsidR="51CC29D0">
        <w:t>ed</w:t>
      </w:r>
      <w:r w:rsidR="0908FBC3">
        <w:t xml:space="preserve"> how </w:t>
      </w:r>
      <w:r w:rsidR="05BA4B6F">
        <w:t>a lot of people in the country lost their lives to improper diagnostics</w:t>
      </w:r>
      <w:r w:rsidR="5538D889">
        <w:t xml:space="preserve">, </w:t>
      </w:r>
      <w:r w:rsidR="05BA4B6F">
        <w:t>inadequate research</w:t>
      </w:r>
      <w:r w:rsidR="3116956B">
        <w:t xml:space="preserve"> and the overall expense of available services</w:t>
      </w:r>
      <w:r w:rsidR="268EF35E">
        <w:t>. This</w:t>
      </w:r>
      <w:r w:rsidR="27153CEA">
        <w:t xml:space="preserve"> moved me </w:t>
      </w:r>
      <w:r w:rsidR="3F21A7FB">
        <w:t>and built</w:t>
      </w:r>
      <w:r w:rsidR="05BA4B6F">
        <w:t xml:space="preserve"> my</w:t>
      </w:r>
      <w:r w:rsidR="1D8F0741">
        <w:t xml:space="preserve"> sympathy, alongside my</w:t>
      </w:r>
      <w:r w:rsidR="05BA4B6F">
        <w:t xml:space="preserve"> passion for </w:t>
      </w:r>
      <w:r w:rsidR="42FAB328">
        <w:t>B</w:t>
      </w:r>
      <w:r w:rsidR="05BA4B6F">
        <w:t>io</w:t>
      </w:r>
      <w:r w:rsidR="7D6F119C">
        <w:t>technology.</w:t>
      </w:r>
    </w:p>
    <w:p w14:paraId="18F036CB" w14:textId="21372F0A" w:rsidR="4B31DCD5" w:rsidRDefault="4B31DCD5" w:rsidP="3F301CB4">
      <w:r>
        <w:t xml:space="preserve">The summer before my senior year of high school, I volunteered at a local, non-government owned orphanage to </w:t>
      </w:r>
      <w:r w:rsidR="3F343E67">
        <w:t>assist in ways I could and witness first-hand how children with ailments and disabilities survived. I was privile</w:t>
      </w:r>
      <w:r w:rsidR="6B58B970">
        <w:t xml:space="preserve">ged to teach </w:t>
      </w:r>
      <w:r w:rsidR="009FFAB9">
        <w:t xml:space="preserve">children with autism the fundamentals in elementary learning such as speech, the alphabet and </w:t>
      </w:r>
      <w:r w:rsidR="2D12597D">
        <w:t xml:space="preserve">basic numerical functions. I helped children with </w:t>
      </w:r>
      <w:r w:rsidR="5C8B2A20">
        <w:t>C</w:t>
      </w:r>
      <w:r w:rsidR="2D12597D">
        <w:t>erebral palsy</w:t>
      </w:r>
      <w:r w:rsidR="0A54A5EA">
        <w:t xml:space="preserve"> through assisting them in physiotherapy and feeding. </w:t>
      </w:r>
      <w:r w:rsidR="003E29F0">
        <w:t>This experience and research gave me enough information to educate my peers a</w:t>
      </w:r>
      <w:r w:rsidR="41AED27F">
        <w:t>t high school and encourage them to also undergo research and assist the community in ways they could.</w:t>
      </w:r>
    </w:p>
    <w:p w14:paraId="5144CC23" w14:textId="19D21868" w:rsidR="4B0B2B59" w:rsidRDefault="4B0B2B59">
      <w:r>
        <w:t>My volunteer work also enlisted me with leadershi</w:t>
      </w:r>
      <w:r w:rsidR="69F41962">
        <w:t>p and teamwork traits</w:t>
      </w:r>
      <w:r w:rsidR="7DFAEB50">
        <w:t xml:space="preserve"> when r</w:t>
      </w:r>
      <w:r w:rsidR="69F41962">
        <w:t>eturning t</w:t>
      </w:r>
      <w:r w:rsidR="7C68881B">
        <w:t>o school after that summe</w:t>
      </w:r>
      <w:r w:rsidR="6FB3AD30">
        <w:t>r.</w:t>
      </w:r>
      <w:r w:rsidR="7C68881B">
        <w:t xml:space="preserve"> </w:t>
      </w:r>
      <w:r w:rsidR="34592981">
        <w:t>I</w:t>
      </w:r>
      <w:r w:rsidR="7C68881B">
        <w:t xml:space="preserve"> shared my experience with leaders in my school and sought out a way to give back </w:t>
      </w:r>
      <w:r w:rsidR="700DE534">
        <w:t>to the community and give students an insight on how children with disabilities l</w:t>
      </w:r>
      <w:r w:rsidR="2E227C49">
        <w:t>ive. D</w:t>
      </w:r>
      <w:r w:rsidR="7C68881B">
        <w:t xml:space="preserve">uring </w:t>
      </w:r>
      <w:r w:rsidR="379E38AD">
        <w:t xml:space="preserve">my school’s annual </w:t>
      </w:r>
      <w:r w:rsidR="20807D52">
        <w:t>T</w:t>
      </w:r>
      <w:r w:rsidR="379E38AD">
        <w:t xml:space="preserve">hanksgiving program, </w:t>
      </w:r>
      <w:r w:rsidR="305A721A">
        <w:t xml:space="preserve">I coordinated my peers and </w:t>
      </w:r>
      <w:r w:rsidR="148559C3">
        <w:t xml:space="preserve">raised donations and funds reaching 200,000 naira to </w:t>
      </w:r>
      <w:r w:rsidR="0A6D9DC0">
        <w:t xml:space="preserve">give to the orphanage. I honed my public speaking skills when tasked with </w:t>
      </w:r>
      <w:r w:rsidR="0763BB7A">
        <w:t>spreading awareness of disabilities at assemblie</w:t>
      </w:r>
      <w:r w:rsidR="023B84E6">
        <w:t xml:space="preserve">s as well as explanatory skills when </w:t>
      </w:r>
      <w:r w:rsidR="0377CE9B">
        <w:t>I</w:t>
      </w:r>
      <w:r w:rsidR="023B84E6">
        <w:t xml:space="preserve"> was met with one-on-one discussions.</w:t>
      </w:r>
    </w:p>
    <w:p w14:paraId="7A6336C3" w14:textId="50C92E38" w:rsidR="23C31BAB" w:rsidRDefault="23C31BAB">
      <w:r>
        <w:t xml:space="preserve">My being elected as deputy head girl </w:t>
      </w:r>
      <w:r w:rsidR="1B8BEC2F">
        <w:t xml:space="preserve">and captain of the girls’ football team </w:t>
      </w:r>
      <w:r>
        <w:t xml:space="preserve">also serves testament of my </w:t>
      </w:r>
      <w:r w:rsidR="145C8BC0">
        <w:t xml:space="preserve">skills which can be applied in </w:t>
      </w:r>
      <w:r w:rsidR="25BEFAC2">
        <w:t>B</w:t>
      </w:r>
      <w:r w:rsidR="145C8BC0">
        <w:t xml:space="preserve">iotechnology. My resilience was built on when </w:t>
      </w:r>
      <w:r w:rsidR="72D3D2D4">
        <w:t>I</w:t>
      </w:r>
      <w:r w:rsidR="145C8BC0">
        <w:t xml:space="preserve"> was faced with difficult tasks but </w:t>
      </w:r>
      <w:r w:rsidR="08458EC5">
        <w:t>I</w:t>
      </w:r>
      <w:r w:rsidR="145C8BC0">
        <w:t xml:space="preserve"> always persevered through with the help of co-prefects and peers. My communication skills sharpened </w:t>
      </w:r>
      <w:r w:rsidR="57E4174B">
        <w:t xml:space="preserve">when </w:t>
      </w:r>
      <w:r w:rsidR="00425030">
        <w:t>I had</w:t>
      </w:r>
      <w:r w:rsidR="57E4174B">
        <w:t xml:space="preserve"> to speak to </w:t>
      </w:r>
      <w:r w:rsidR="0392F7A1">
        <w:t xml:space="preserve">colleagues in a mature and disciplined manner. My problem solving was something </w:t>
      </w:r>
      <w:r w:rsidR="4754709F">
        <w:t>I</w:t>
      </w:r>
      <w:r w:rsidR="0392F7A1">
        <w:t xml:space="preserve"> faced </w:t>
      </w:r>
      <w:r w:rsidR="5BB57F19">
        <w:t>little to no difficulty in</w:t>
      </w:r>
      <w:r w:rsidR="0F393359">
        <w:t>,</w:t>
      </w:r>
      <w:r w:rsidR="5BB57F19">
        <w:t xml:space="preserve"> as it worked hand in hand with teamwork. With the help of peers all challenges and setbacks faced were easily and tactfully dissolved as we worked together to br</w:t>
      </w:r>
      <w:r w:rsidR="6A9E493D">
        <w:t>ainstorm ideas.</w:t>
      </w:r>
    </w:p>
    <w:p w14:paraId="3EDBF86A" w14:textId="60FEA7FE" w:rsidR="63A59FE4" w:rsidRDefault="529C27B1">
      <w:r>
        <w:t xml:space="preserve">My experience grew my </w:t>
      </w:r>
      <w:r w:rsidR="5472C2ED">
        <w:t>passion and</w:t>
      </w:r>
      <w:r w:rsidR="5937FAA7">
        <w:t xml:space="preserve"> yearning for stud</w:t>
      </w:r>
      <w:r w:rsidR="0EE660B9">
        <w:t xml:space="preserve">ying the different applications of </w:t>
      </w:r>
      <w:r w:rsidR="0074158D">
        <w:t>Bi</w:t>
      </w:r>
      <w:r w:rsidR="0EE660B9">
        <w:t xml:space="preserve">otechnology in medicine. I want to develop </w:t>
      </w:r>
      <w:r w:rsidR="0A495060">
        <w:t xml:space="preserve">and make available vaccines in under-developed countries </w:t>
      </w:r>
      <w:r w:rsidR="51C203D3">
        <w:t xml:space="preserve">and reduce </w:t>
      </w:r>
      <w:r w:rsidR="00BA47A5">
        <w:t>their mortality rates.</w:t>
      </w:r>
      <w:r w:rsidR="51C203D3">
        <w:t xml:space="preserve"> </w:t>
      </w:r>
      <w:r w:rsidR="00536376">
        <w:t xml:space="preserve">I long to make breakthroughs in research </w:t>
      </w:r>
      <w:r w:rsidR="63A59FE4">
        <w:t xml:space="preserve">on </w:t>
      </w:r>
      <w:r w:rsidR="002957EB">
        <w:t xml:space="preserve">gene therapy </w:t>
      </w:r>
      <w:r w:rsidR="00952666">
        <w:t xml:space="preserve">that could give so many children a good future. </w:t>
      </w:r>
      <w:r w:rsidR="15E63412">
        <w:t>I believe everyone should be gra</w:t>
      </w:r>
      <w:r w:rsidR="6DCA0794">
        <w:t xml:space="preserve">nted a chance to live regardless of whatever disabilities one is born with. I believe </w:t>
      </w:r>
      <w:r w:rsidR="09A93F8D">
        <w:t>I</w:t>
      </w:r>
      <w:r w:rsidR="6DCA0794">
        <w:t xml:space="preserve"> could give </w:t>
      </w:r>
      <w:r w:rsidR="1D97B19A">
        <w:t>Nigerians</w:t>
      </w:r>
      <w:r w:rsidR="34A3BBA7">
        <w:t xml:space="preserve"> a chance and I </w:t>
      </w:r>
      <w:r w:rsidR="0425A3F7">
        <w:t>plan to</w:t>
      </w:r>
      <w:r w:rsidR="35174210">
        <w:t>.</w:t>
      </w:r>
    </w:p>
    <w:p w14:paraId="169F63DA" w14:textId="43178793" w:rsidR="030F43CB" w:rsidRDefault="030F43CB">
      <w:r>
        <w:t xml:space="preserve">       </w:t>
      </w:r>
      <w:r w:rsidRPr="431E662F">
        <w:rPr>
          <w:i/>
          <w:iCs/>
        </w:rPr>
        <w:t>Oluwafifunmi Hyde</w:t>
      </w:r>
    </w:p>
    <w:p w14:paraId="2AC4C95C" w14:textId="7E0279F2" w:rsidR="431E662F" w:rsidRDefault="431E662F"/>
    <w:p w14:paraId="5AE7F17E" w14:textId="0BD0A431" w:rsidR="529C27B1" w:rsidRDefault="529C27B1" w:rsidP="3F301CB4">
      <w:pPr>
        <w:rPr>
          <w:ins w:id="0" w:author="fifunmihyde07@gmail.com" w:date="2024-10-01T23:48:00Z" w16du:dateUtc="2024-10-01T23:48:07Z"/>
        </w:rPr>
      </w:pPr>
    </w:p>
    <w:p w14:paraId="2BE7518D" w14:textId="5E184F37" w:rsidR="40DB2543" w:rsidRDefault="40DB2543"/>
    <w:p w14:paraId="34840AAE" w14:textId="54A6DD2F" w:rsidR="00823B3C" w:rsidRDefault="00823B3C"/>
    <w:sectPr w:rsidR="00823B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6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B70271C"/>
    <w:rsid w:val="00027F6F"/>
    <w:rsid w:val="000D649E"/>
    <w:rsid w:val="000F04CF"/>
    <w:rsid w:val="00291245"/>
    <w:rsid w:val="00294404"/>
    <w:rsid w:val="002957EB"/>
    <w:rsid w:val="00327CDB"/>
    <w:rsid w:val="00374FBF"/>
    <w:rsid w:val="003E29F0"/>
    <w:rsid w:val="00425030"/>
    <w:rsid w:val="00430765"/>
    <w:rsid w:val="004EB888"/>
    <w:rsid w:val="0052476D"/>
    <w:rsid w:val="00536376"/>
    <w:rsid w:val="00736B91"/>
    <w:rsid w:val="0074158D"/>
    <w:rsid w:val="00823B3C"/>
    <w:rsid w:val="008F01FE"/>
    <w:rsid w:val="00952666"/>
    <w:rsid w:val="00995D6E"/>
    <w:rsid w:val="009FFAB9"/>
    <w:rsid w:val="00B15CB9"/>
    <w:rsid w:val="00B50814"/>
    <w:rsid w:val="00BA47A5"/>
    <w:rsid w:val="00BB29F7"/>
    <w:rsid w:val="00C0519B"/>
    <w:rsid w:val="00C7482E"/>
    <w:rsid w:val="02143BF2"/>
    <w:rsid w:val="023B84E6"/>
    <w:rsid w:val="030F43CB"/>
    <w:rsid w:val="0377CE9B"/>
    <w:rsid w:val="0392F7A1"/>
    <w:rsid w:val="0425A3F7"/>
    <w:rsid w:val="046CA131"/>
    <w:rsid w:val="05BA4B6F"/>
    <w:rsid w:val="0763BB7A"/>
    <w:rsid w:val="07FBB3BB"/>
    <w:rsid w:val="08458EC5"/>
    <w:rsid w:val="0908FBC3"/>
    <w:rsid w:val="09A93F8D"/>
    <w:rsid w:val="0A495060"/>
    <w:rsid w:val="0A54A5EA"/>
    <w:rsid w:val="0A6D9DC0"/>
    <w:rsid w:val="0C01FA58"/>
    <w:rsid w:val="0EC89AA7"/>
    <w:rsid w:val="0EE660B9"/>
    <w:rsid w:val="0F393359"/>
    <w:rsid w:val="0F9F29A5"/>
    <w:rsid w:val="0FE399B9"/>
    <w:rsid w:val="100DCC87"/>
    <w:rsid w:val="10B402DC"/>
    <w:rsid w:val="10ED00AD"/>
    <w:rsid w:val="114ED68B"/>
    <w:rsid w:val="12736A7E"/>
    <w:rsid w:val="12F56418"/>
    <w:rsid w:val="13080CED"/>
    <w:rsid w:val="13C15680"/>
    <w:rsid w:val="145C8BC0"/>
    <w:rsid w:val="148559C3"/>
    <w:rsid w:val="15347D8B"/>
    <w:rsid w:val="15E63412"/>
    <w:rsid w:val="17B14AD4"/>
    <w:rsid w:val="190ED51B"/>
    <w:rsid w:val="1A05DCD8"/>
    <w:rsid w:val="1A3CED36"/>
    <w:rsid w:val="1AFFE34F"/>
    <w:rsid w:val="1B3EA6C9"/>
    <w:rsid w:val="1B70271C"/>
    <w:rsid w:val="1B8BEC2F"/>
    <w:rsid w:val="1D4F7E88"/>
    <w:rsid w:val="1D8F0741"/>
    <w:rsid w:val="1D97B19A"/>
    <w:rsid w:val="1D9F8CE8"/>
    <w:rsid w:val="1E927615"/>
    <w:rsid w:val="1F6D9853"/>
    <w:rsid w:val="1F932814"/>
    <w:rsid w:val="207CA114"/>
    <w:rsid w:val="20807D52"/>
    <w:rsid w:val="21064659"/>
    <w:rsid w:val="2125BB0A"/>
    <w:rsid w:val="224B6BCB"/>
    <w:rsid w:val="229DAEFC"/>
    <w:rsid w:val="23C31BAB"/>
    <w:rsid w:val="24035A60"/>
    <w:rsid w:val="2470811C"/>
    <w:rsid w:val="2502BEEE"/>
    <w:rsid w:val="25645C2B"/>
    <w:rsid w:val="25BEFAC2"/>
    <w:rsid w:val="2615C93B"/>
    <w:rsid w:val="268EF35E"/>
    <w:rsid w:val="27153CEA"/>
    <w:rsid w:val="28D89A48"/>
    <w:rsid w:val="294C2109"/>
    <w:rsid w:val="296FE35C"/>
    <w:rsid w:val="2CC895F4"/>
    <w:rsid w:val="2D12597D"/>
    <w:rsid w:val="2E227C49"/>
    <w:rsid w:val="2E9ED17F"/>
    <w:rsid w:val="2F02EADD"/>
    <w:rsid w:val="2FA8FE6C"/>
    <w:rsid w:val="305A721A"/>
    <w:rsid w:val="30A43FC4"/>
    <w:rsid w:val="3116956B"/>
    <w:rsid w:val="340FCD5F"/>
    <w:rsid w:val="34592981"/>
    <w:rsid w:val="34A3BBA7"/>
    <w:rsid w:val="35174210"/>
    <w:rsid w:val="365B3DD8"/>
    <w:rsid w:val="36932092"/>
    <w:rsid w:val="376FC765"/>
    <w:rsid w:val="379E38AD"/>
    <w:rsid w:val="38014435"/>
    <w:rsid w:val="39909A4C"/>
    <w:rsid w:val="399AE6E1"/>
    <w:rsid w:val="39E648DE"/>
    <w:rsid w:val="3A1351F6"/>
    <w:rsid w:val="3CB1F364"/>
    <w:rsid w:val="3D462FFA"/>
    <w:rsid w:val="3E2197F9"/>
    <w:rsid w:val="3F21A7FB"/>
    <w:rsid w:val="3F301CB4"/>
    <w:rsid w:val="3F343E67"/>
    <w:rsid w:val="40DB2543"/>
    <w:rsid w:val="41AED27F"/>
    <w:rsid w:val="41D2AE4C"/>
    <w:rsid w:val="41DE09D7"/>
    <w:rsid w:val="4246BB78"/>
    <w:rsid w:val="42FAB328"/>
    <w:rsid w:val="431E662F"/>
    <w:rsid w:val="435EA84A"/>
    <w:rsid w:val="43759803"/>
    <w:rsid w:val="44D046E2"/>
    <w:rsid w:val="451E6E81"/>
    <w:rsid w:val="4754709F"/>
    <w:rsid w:val="475CB93F"/>
    <w:rsid w:val="487DAD9E"/>
    <w:rsid w:val="48A15896"/>
    <w:rsid w:val="4B0B2B59"/>
    <w:rsid w:val="4B17E766"/>
    <w:rsid w:val="4B31DCD5"/>
    <w:rsid w:val="4BFDEB2E"/>
    <w:rsid w:val="4C25BA44"/>
    <w:rsid w:val="4F73D53F"/>
    <w:rsid w:val="516F763A"/>
    <w:rsid w:val="519ACAEA"/>
    <w:rsid w:val="51C203D3"/>
    <w:rsid w:val="51CC29D0"/>
    <w:rsid w:val="529C27B1"/>
    <w:rsid w:val="52C4D24E"/>
    <w:rsid w:val="53134569"/>
    <w:rsid w:val="5383B3B8"/>
    <w:rsid w:val="5472C2ED"/>
    <w:rsid w:val="5538D889"/>
    <w:rsid w:val="57C4B792"/>
    <w:rsid w:val="57C83336"/>
    <w:rsid w:val="57E4174B"/>
    <w:rsid w:val="589052D7"/>
    <w:rsid w:val="5937FAA7"/>
    <w:rsid w:val="5A82B13A"/>
    <w:rsid w:val="5AF4474D"/>
    <w:rsid w:val="5AF4E4C0"/>
    <w:rsid w:val="5B44773F"/>
    <w:rsid w:val="5BB57F19"/>
    <w:rsid w:val="5C111849"/>
    <w:rsid w:val="5C8B2A20"/>
    <w:rsid w:val="5D132E18"/>
    <w:rsid w:val="6012CE93"/>
    <w:rsid w:val="60C847EF"/>
    <w:rsid w:val="614DC7EE"/>
    <w:rsid w:val="615DE5D3"/>
    <w:rsid w:val="623C0EA6"/>
    <w:rsid w:val="63A59FE4"/>
    <w:rsid w:val="6458C746"/>
    <w:rsid w:val="6847A4C2"/>
    <w:rsid w:val="688A64E4"/>
    <w:rsid w:val="69F41962"/>
    <w:rsid w:val="6A9E493D"/>
    <w:rsid w:val="6B58B970"/>
    <w:rsid w:val="6D5284D0"/>
    <w:rsid w:val="6DCA0794"/>
    <w:rsid w:val="6FB3AD30"/>
    <w:rsid w:val="700DE534"/>
    <w:rsid w:val="714DD01E"/>
    <w:rsid w:val="71F22347"/>
    <w:rsid w:val="72D3D2D4"/>
    <w:rsid w:val="72E37B49"/>
    <w:rsid w:val="733957F3"/>
    <w:rsid w:val="73C73140"/>
    <w:rsid w:val="74FF57C9"/>
    <w:rsid w:val="7692478E"/>
    <w:rsid w:val="77891A96"/>
    <w:rsid w:val="77A7DF9F"/>
    <w:rsid w:val="7A290CCB"/>
    <w:rsid w:val="7BAAF8ED"/>
    <w:rsid w:val="7C07F7C8"/>
    <w:rsid w:val="7C68881B"/>
    <w:rsid w:val="7D6F119C"/>
    <w:rsid w:val="7DE6BE65"/>
    <w:rsid w:val="7DFAEB50"/>
    <w:rsid w:val="7E0F26BA"/>
    <w:rsid w:val="7EA928BC"/>
    <w:rsid w:val="7EAA7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D79D4"/>
  <w15:chartTrackingRefBased/>
  <w15:docId w15:val="{D9E8B015-C529-4E47-A738-8A308ED98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467</Words>
  <Characters>2665</Characters>
  <Application>Microsoft Office Word</Application>
  <DocSecurity>0</DocSecurity>
  <Lines>22</Lines>
  <Paragraphs>6</Paragraphs>
  <ScaleCrop>false</ScaleCrop>
  <Company/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fifunmihyde07@gmail.com</dc:creator>
  <cp:keywords/>
  <dc:description/>
  <cp:lastModifiedBy>fifunmihyde07@gmail.com</cp:lastModifiedBy>
  <cp:revision>2</cp:revision>
  <dcterms:created xsi:type="dcterms:W3CDTF">2024-10-02T00:33:00Z</dcterms:created>
  <dcterms:modified xsi:type="dcterms:W3CDTF">2024-10-02T00:33:00Z</dcterms:modified>
</cp:coreProperties>
</file>